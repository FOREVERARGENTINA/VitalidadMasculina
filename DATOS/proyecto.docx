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8F73" w14:textId="162E727B" w:rsidR="00015F5B" w:rsidRDefault="008A7142">
      <w:r>
        <w:rPr>
          <w:noProof/>
        </w:rPr>
        <w:drawing>
          <wp:anchor distT="0" distB="0" distL="114300" distR="114300" simplePos="0" relativeHeight="251658240" behindDoc="1" locked="0" layoutInCell="1" allowOverlap="1" wp14:anchorId="25472D68" wp14:editId="311E4150">
            <wp:simplePos x="0" y="0"/>
            <wp:positionH relativeFrom="margin">
              <wp:posOffset>606425</wp:posOffset>
            </wp:positionH>
            <wp:positionV relativeFrom="paragraph">
              <wp:posOffset>-907415</wp:posOffset>
            </wp:positionV>
            <wp:extent cx="3863340" cy="2184700"/>
            <wp:effectExtent l="0" t="0" r="3810" b="6350"/>
            <wp:wrapNone/>
            <wp:docPr id="48667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1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77AA1" w14:textId="77777777" w:rsidR="008A7142" w:rsidRDefault="008A7142">
      <w:pPr>
        <w:rPr>
          <w:b/>
          <w:bCs/>
        </w:rPr>
      </w:pPr>
    </w:p>
    <w:p w14:paraId="49F77215" w14:textId="77777777" w:rsidR="008A7142" w:rsidRDefault="008A7142">
      <w:pPr>
        <w:rPr>
          <w:b/>
          <w:bCs/>
        </w:rPr>
      </w:pPr>
    </w:p>
    <w:p w14:paraId="1FF035A1" w14:textId="77777777" w:rsidR="008A7142" w:rsidRDefault="008A7142">
      <w:pPr>
        <w:rPr>
          <w:b/>
          <w:bCs/>
        </w:rPr>
      </w:pPr>
    </w:p>
    <w:p w14:paraId="3F292DFD" w14:textId="34E06785" w:rsidR="00015F5B" w:rsidRPr="00015F5B" w:rsidRDefault="00015F5B">
      <w:pPr>
        <w:rPr>
          <w:b/>
          <w:bCs/>
        </w:rPr>
      </w:pPr>
      <w:r w:rsidRPr="00015F5B">
        <w:rPr>
          <w:b/>
          <w:bCs/>
        </w:rPr>
        <w:t>Vitalidad Masculina – Consultorio</w:t>
      </w:r>
      <w:r>
        <w:rPr>
          <w:b/>
          <w:bCs/>
        </w:rPr>
        <w:t xml:space="preserve">                 VM</w:t>
      </w:r>
    </w:p>
    <w:p w14:paraId="3415975F" w14:textId="6DB2AFBE" w:rsidR="001342DD" w:rsidRDefault="001342DD">
      <w:r w:rsidRPr="001342DD">
        <w:t>vitalidadmasculina.com.ar</w:t>
      </w:r>
    </w:p>
    <w:p w14:paraId="14525E77" w14:textId="6930A4D7" w:rsidR="001E67D9" w:rsidRDefault="001E67D9">
      <w:r>
        <w:t>-------------------</w:t>
      </w:r>
    </w:p>
    <w:p w14:paraId="677AB9A4" w14:textId="1882C00A" w:rsidR="001E67D9" w:rsidRDefault="001E67D9">
      <w:r>
        <w:t xml:space="preserve">Contenido </w:t>
      </w:r>
    </w:p>
    <w:p w14:paraId="14A92007" w14:textId="35C46F12" w:rsidR="00F31FDC" w:rsidRPr="00F31FDC" w:rsidRDefault="00DD3329" w:rsidP="00DD3329">
      <w:pPr>
        <w:jc w:val="center"/>
        <w:rPr>
          <w:b/>
          <w:bCs/>
        </w:rPr>
      </w:pPr>
      <w:r w:rsidRPr="00DD3329">
        <w:rPr>
          <w:b/>
          <w:bCs/>
          <w:highlight w:val="yellow"/>
        </w:rPr>
        <w:t>TITULO</w:t>
      </w:r>
      <w:r>
        <w:rPr>
          <w:b/>
          <w:bCs/>
        </w:rPr>
        <w:t xml:space="preserve"> </w:t>
      </w:r>
      <w:r w:rsidR="00F31FDC" w:rsidRPr="00F31FDC">
        <w:rPr>
          <w:b/>
          <w:bCs/>
        </w:rPr>
        <w:t>DISFUNCIÓN ERÉCTIL</w:t>
      </w:r>
    </w:p>
    <w:p w14:paraId="219DFC34" w14:textId="57DC7C49" w:rsidR="00C5106E" w:rsidRPr="00F31FDC" w:rsidRDefault="005B4917" w:rsidP="00F31FDC">
      <w:pPr>
        <w:rPr>
          <w:b/>
          <w:bCs/>
        </w:rPr>
      </w:pPr>
      <w:r w:rsidRPr="00DD3329">
        <w:rPr>
          <w:b/>
          <w:bCs/>
        </w:rPr>
        <w:t xml:space="preserve">La disfunción eréctil es la </w:t>
      </w:r>
      <w:r>
        <w:rPr>
          <w:b/>
          <w:bCs/>
        </w:rPr>
        <w:t xml:space="preserve">impotencia </w:t>
      </w:r>
      <w:r w:rsidRPr="00DD3329">
        <w:rPr>
          <w:b/>
          <w:bCs/>
        </w:rPr>
        <w:t xml:space="preserve"> persistente para lograr o mantener una erección suficiente para una relación satisfactoria</w:t>
      </w:r>
      <w:r>
        <w:rPr>
          <w:b/>
          <w:bCs/>
        </w:rPr>
        <w:t xml:space="preserve">, siendo uno de  los </w:t>
      </w:r>
      <w:r w:rsidR="00C5106E" w:rsidRPr="00C5106E">
        <w:rPr>
          <w:b/>
          <w:bCs/>
        </w:rPr>
        <w:t>motivos de consulta más frecuentes</w:t>
      </w:r>
      <w:r w:rsidR="008F67E1">
        <w:rPr>
          <w:b/>
          <w:bCs/>
        </w:rPr>
        <w:t xml:space="preserve"> en la consulta urológica . </w:t>
      </w:r>
      <w:r w:rsidR="00C5106E" w:rsidRPr="00C5106E">
        <w:rPr>
          <w:b/>
          <w:bCs/>
        </w:rPr>
        <w:br/>
      </w:r>
    </w:p>
    <w:p w14:paraId="6E4159A2" w14:textId="66AE38D0" w:rsidR="00F31FDC" w:rsidRPr="00F31FDC" w:rsidRDefault="00F31FDC" w:rsidP="00F31FDC">
      <w:r w:rsidRPr="00F31FDC">
        <w:t>La disfunción eréctil no es solo un problema.</w:t>
      </w:r>
      <w:r w:rsidRPr="00F31FDC">
        <w:br/>
        <w:t>Es una señal de que algo en tu salud necesita atención.</w:t>
      </w:r>
    </w:p>
    <w:p w14:paraId="5C1892B0" w14:textId="77777777" w:rsidR="00F31FDC" w:rsidRPr="00F31FDC" w:rsidRDefault="00F31FDC" w:rsidP="00F31FDC">
      <w:r w:rsidRPr="00F31FDC">
        <w:t>Más del 50% de los hombres mayores de 40 años pueden presentarla en algún momento.</w:t>
      </w:r>
      <w:r w:rsidRPr="00F31FDC">
        <w:br/>
        <w:t>Y en la mayoría de los casos, tiene solución.</w:t>
      </w:r>
    </w:p>
    <w:p w14:paraId="35C04713" w14:textId="59E0FFA0" w:rsidR="00F31FDC" w:rsidRPr="00F31FDC" w:rsidRDefault="008F67E1" w:rsidP="00F31FDC">
      <w:r>
        <w:t xml:space="preserve">El </w:t>
      </w:r>
      <w:r w:rsidR="00F31FDC" w:rsidRPr="00F31FDC">
        <w:t>aborda</w:t>
      </w:r>
      <w:r>
        <w:t>je</w:t>
      </w:r>
      <w:r w:rsidR="00F31FDC" w:rsidRPr="00F31FDC">
        <w:t xml:space="preserve">  desde una mirada médica integral, basada en evidencia científica y con absoluta confidencialidad</w:t>
      </w:r>
      <w:r w:rsidR="00D868F4">
        <w:t xml:space="preserve"> es el camino a la solución </w:t>
      </w:r>
    </w:p>
    <w:p w14:paraId="2148BB1C" w14:textId="0B19E7CF" w:rsidR="00317429" w:rsidRDefault="002379CE" w:rsidP="00DD3329">
      <w:pPr>
        <w:jc w:val="center"/>
      </w:pPr>
      <w:r w:rsidRPr="00DD3329">
        <w:rPr>
          <w:highlight w:val="yellow"/>
        </w:rPr>
        <w:t>Sub pagina :</w:t>
      </w:r>
    </w:p>
    <w:p w14:paraId="008AA3FF" w14:textId="77777777" w:rsidR="00DD3329" w:rsidRPr="00DD3329" w:rsidRDefault="00DD3329" w:rsidP="00DD3329">
      <w:pPr>
        <w:rPr>
          <w:b/>
          <w:bCs/>
        </w:rPr>
      </w:pPr>
      <w:r w:rsidRPr="00DD3329">
        <w:rPr>
          <w:b/>
          <w:bCs/>
        </w:rPr>
        <w:t>¿Qué es la disfunción eréctil?</w:t>
      </w:r>
    </w:p>
    <w:p w14:paraId="61C230FF" w14:textId="5B3558DB" w:rsidR="00DD3329" w:rsidRPr="00DD3329" w:rsidRDefault="00DD3329" w:rsidP="00DD3329">
      <w:pPr>
        <w:rPr>
          <w:b/>
          <w:bCs/>
        </w:rPr>
      </w:pPr>
      <w:r w:rsidRPr="00DD3329">
        <w:rPr>
          <w:b/>
          <w:bCs/>
        </w:rPr>
        <w:t xml:space="preserve">La disfunción eréctil es la </w:t>
      </w:r>
      <w:r w:rsidR="0005540E">
        <w:rPr>
          <w:b/>
          <w:bCs/>
        </w:rPr>
        <w:t xml:space="preserve">impotencia </w:t>
      </w:r>
      <w:r w:rsidRPr="00DD3329">
        <w:rPr>
          <w:b/>
          <w:bCs/>
        </w:rPr>
        <w:t xml:space="preserve"> persistente para lograr o mantener una erección suficiente para una relación satisfactoria.</w:t>
      </w:r>
    </w:p>
    <w:p w14:paraId="71DE8BCA" w14:textId="77777777" w:rsidR="00DD3329" w:rsidRPr="00DD3329" w:rsidRDefault="00DD3329" w:rsidP="00DD3329">
      <w:pPr>
        <w:rPr>
          <w:b/>
          <w:bCs/>
        </w:rPr>
      </w:pPr>
      <w:r w:rsidRPr="00DD3329">
        <w:rPr>
          <w:b/>
          <w:bCs/>
        </w:rPr>
        <w:t>Puede presentarse como:</w:t>
      </w:r>
    </w:p>
    <w:p w14:paraId="01A5B1EF" w14:textId="77777777" w:rsidR="00DD3329" w:rsidRPr="00DD3329" w:rsidRDefault="00DD3329" w:rsidP="00DD3329">
      <w:pPr>
        <w:numPr>
          <w:ilvl w:val="0"/>
          <w:numId w:val="6"/>
        </w:numPr>
        <w:rPr>
          <w:b/>
          <w:bCs/>
        </w:rPr>
      </w:pPr>
      <w:r w:rsidRPr="00DD3329">
        <w:rPr>
          <w:b/>
          <w:bCs/>
        </w:rPr>
        <w:t>Dificultad para iniciar la erección</w:t>
      </w:r>
    </w:p>
    <w:p w14:paraId="4CA7C084" w14:textId="77777777" w:rsidR="00DD3329" w:rsidRPr="00DD3329" w:rsidRDefault="00DD3329" w:rsidP="00DD3329">
      <w:pPr>
        <w:numPr>
          <w:ilvl w:val="0"/>
          <w:numId w:val="6"/>
        </w:numPr>
        <w:rPr>
          <w:b/>
          <w:bCs/>
        </w:rPr>
      </w:pPr>
      <w:r w:rsidRPr="00DD3329">
        <w:rPr>
          <w:b/>
          <w:bCs/>
        </w:rPr>
        <w:t>Pérdida de rigidez durante la relación</w:t>
      </w:r>
    </w:p>
    <w:p w14:paraId="5A91659D" w14:textId="77777777" w:rsidR="00DD3329" w:rsidRPr="00DD3329" w:rsidRDefault="00DD3329" w:rsidP="00DD3329">
      <w:pPr>
        <w:numPr>
          <w:ilvl w:val="0"/>
          <w:numId w:val="6"/>
        </w:numPr>
        <w:rPr>
          <w:b/>
          <w:bCs/>
        </w:rPr>
      </w:pPr>
      <w:r w:rsidRPr="00DD3329">
        <w:rPr>
          <w:b/>
          <w:bCs/>
        </w:rPr>
        <w:t>Erecciones débiles</w:t>
      </w:r>
    </w:p>
    <w:p w14:paraId="16F41F4A" w14:textId="77777777" w:rsidR="00DD3329" w:rsidRPr="00DD3329" w:rsidRDefault="00DD3329" w:rsidP="00DD3329">
      <w:pPr>
        <w:numPr>
          <w:ilvl w:val="0"/>
          <w:numId w:val="6"/>
        </w:numPr>
        <w:rPr>
          <w:b/>
          <w:bCs/>
        </w:rPr>
      </w:pPr>
      <w:r w:rsidRPr="00DD3329">
        <w:rPr>
          <w:b/>
          <w:bCs/>
        </w:rPr>
        <w:t>Disminución de la calidad eréctil</w:t>
      </w:r>
    </w:p>
    <w:p w14:paraId="2E6118E6" w14:textId="739B62EC" w:rsidR="00DD3329" w:rsidRPr="00DD3329" w:rsidRDefault="00DD3329" w:rsidP="00DD3329">
      <w:pPr>
        <w:rPr>
          <w:b/>
          <w:bCs/>
        </w:rPr>
      </w:pPr>
      <w:r w:rsidRPr="00DD3329">
        <w:rPr>
          <w:b/>
          <w:bCs/>
        </w:rPr>
        <w:t>Si estos síntomas se repiten es recomendable consultar a un especialista .</w:t>
      </w:r>
    </w:p>
    <w:p w14:paraId="5E05002D" w14:textId="77777777" w:rsidR="00DD3329" w:rsidRPr="00DD3329" w:rsidRDefault="00000000" w:rsidP="00DD3329">
      <w:pPr>
        <w:rPr>
          <w:b/>
          <w:bCs/>
        </w:rPr>
      </w:pPr>
      <w:r>
        <w:rPr>
          <w:b/>
          <w:bCs/>
        </w:rPr>
        <w:pict w14:anchorId="7E9A4D0B">
          <v:rect id="_x0000_i1025" style="width:0;height:1.5pt" o:hralign="center" o:hrstd="t" o:hr="t" fillcolor="#a0a0a0" stroked="f"/>
        </w:pict>
      </w:r>
    </w:p>
    <w:p w14:paraId="72E300BF" w14:textId="77777777" w:rsidR="00DD3329" w:rsidRDefault="00DD3329" w:rsidP="00DD3329">
      <w:pPr>
        <w:rPr>
          <w:b/>
          <w:bCs/>
        </w:rPr>
      </w:pPr>
      <w:r w:rsidRPr="00DD3329">
        <w:rPr>
          <w:b/>
          <w:bCs/>
        </w:rPr>
        <w:t xml:space="preserve">Las causas pueden ser físicas, hormonales o emocionales. </w:t>
      </w:r>
    </w:p>
    <w:p w14:paraId="5F3E9D9F" w14:textId="1C6BE954" w:rsidR="00DD3329" w:rsidRPr="00DD3329" w:rsidRDefault="00DD3329" w:rsidP="00DD3329">
      <w:pPr>
        <w:rPr>
          <w:b/>
          <w:bCs/>
        </w:rPr>
      </w:pPr>
      <w:r w:rsidRPr="00DD3329">
        <w:rPr>
          <w:b/>
          <w:bCs/>
        </w:rPr>
        <w:t>Entre las más comunes:</w:t>
      </w:r>
    </w:p>
    <w:p w14:paraId="0031C9A3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Enfermedad cardiovascular</w:t>
      </w:r>
    </w:p>
    <w:p w14:paraId="11112E3C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Hipertensión arterial</w:t>
      </w:r>
    </w:p>
    <w:p w14:paraId="5B277A3B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lastRenderedPageBreak/>
        <w:t>Diabetes</w:t>
      </w:r>
    </w:p>
    <w:p w14:paraId="148907C1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Déficit de testosterona</w:t>
      </w:r>
    </w:p>
    <w:p w14:paraId="67FB2664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Estrés y ansiedad</w:t>
      </w:r>
    </w:p>
    <w:p w14:paraId="28FCBBC5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Sedentarismo</w:t>
      </w:r>
    </w:p>
    <w:p w14:paraId="02BC4E8F" w14:textId="77777777" w:rsidR="00DD3329" w:rsidRPr="00DD3329" w:rsidRDefault="00DD3329" w:rsidP="00DD3329">
      <w:pPr>
        <w:numPr>
          <w:ilvl w:val="0"/>
          <w:numId w:val="4"/>
        </w:numPr>
        <w:rPr>
          <w:b/>
          <w:bCs/>
        </w:rPr>
      </w:pPr>
      <w:r w:rsidRPr="00DD3329">
        <w:rPr>
          <w:b/>
          <w:bCs/>
        </w:rPr>
        <w:t>Efectos secundarios de medicamentos</w:t>
      </w:r>
    </w:p>
    <w:p w14:paraId="02D2E688" w14:textId="77777777" w:rsidR="002379CE" w:rsidRPr="002379CE" w:rsidRDefault="00000000" w:rsidP="002379CE">
      <w:r>
        <w:pict w14:anchorId="743A3BB5">
          <v:rect id="_x0000_i1026" style="width:0;height:1.5pt" o:hralign="center" o:hrstd="t" o:hr="t" fillcolor="#a0a0a0" stroked="f"/>
        </w:pict>
      </w:r>
    </w:p>
    <w:p w14:paraId="6FE2B144" w14:textId="77777777" w:rsidR="002379CE" w:rsidRPr="002379CE" w:rsidRDefault="002379CE" w:rsidP="002379CE">
      <w:pPr>
        <w:rPr>
          <w:b/>
          <w:bCs/>
        </w:rPr>
      </w:pPr>
      <w:r w:rsidRPr="002379CE">
        <w:rPr>
          <w:b/>
          <w:bCs/>
        </w:rPr>
        <w:t>Nuestro enfoque</w:t>
      </w:r>
    </w:p>
    <w:p w14:paraId="66B770F1" w14:textId="77777777" w:rsidR="002379CE" w:rsidRPr="002379CE" w:rsidRDefault="002379CE" w:rsidP="002379CE">
      <w:r w:rsidRPr="002379CE">
        <w:t>No todos los tratamientos son iguales.</w:t>
      </w:r>
      <w:r w:rsidRPr="002379CE">
        <w:br/>
        <w:t>Y no todos los pacientes necesitan lo mismo.</w:t>
      </w:r>
    </w:p>
    <w:p w14:paraId="2674CC68" w14:textId="77777777" w:rsidR="002379CE" w:rsidRPr="002379CE" w:rsidRDefault="002379CE" w:rsidP="002379CE">
      <w:r w:rsidRPr="002379CE">
        <w:t>Evaluamos:</w:t>
      </w:r>
    </w:p>
    <w:p w14:paraId="69D2791C" w14:textId="77777777" w:rsidR="002379CE" w:rsidRPr="002379CE" w:rsidRDefault="002379CE" w:rsidP="002379CE">
      <w:r w:rsidRPr="002379CE">
        <w:rPr>
          <w:rFonts w:ascii="Segoe UI Symbol" w:hAnsi="Segoe UI Symbol" w:cs="Segoe UI Symbol"/>
        </w:rPr>
        <w:t>✔</w:t>
      </w:r>
      <w:r w:rsidRPr="002379CE">
        <w:t xml:space="preserve"> Perfil hormonal</w:t>
      </w:r>
      <w:r w:rsidRPr="002379CE">
        <w:br/>
      </w:r>
      <w:r w:rsidRPr="002379CE">
        <w:rPr>
          <w:rFonts w:ascii="Segoe UI Symbol" w:hAnsi="Segoe UI Symbol" w:cs="Segoe UI Symbol"/>
        </w:rPr>
        <w:t>✔</w:t>
      </w:r>
      <w:r w:rsidRPr="002379CE">
        <w:t xml:space="preserve"> Salud vascular</w:t>
      </w:r>
      <w:r w:rsidRPr="002379CE">
        <w:br/>
      </w:r>
      <w:r w:rsidRPr="002379CE">
        <w:rPr>
          <w:rFonts w:ascii="Segoe UI Symbol" w:hAnsi="Segoe UI Symbol" w:cs="Segoe UI Symbol"/>
        </w:rPr>
        <w:t>✔</w:t>
      </w:r>
      <w:r w:rsidRPr="002379CE">
        <w:t xml:space="preserve"> Factores metab</w:t>
      </w:r>
      <w:r w:rsidRPr="002379CE">
        <w:rPr>
          <w:rFonts w:ascii="Aptos" w:hAnsi="Aptos" w:cs="Aptos"/>
        </w:rPr>
        <w:t>ó</w:t>
      </w:r>
      <w:r w:rsidRPr="002379CE">
        <w:t>licos</w:t>
      </w:r>
      <w:r w:rsidRPr="002379CE">
        <w:br/>
      </w:r>
      <w:r w:rsidRPr="002379CE">
        <w:rPr>
          <w:rFonts w:ascii="Segoe UI Symbol" w:hAnsi="Segoe UI Symbol" w:cs="Segoe UI Symbol"/>
        </w:rPr>
        <w:t>✔</w:t>
      </w:r>
      <w:r w:rsidRPr="002379CE">
        <w:t xml:space="preserve"> H</w:t>
      </w:r>
      <w:r w:rsidRPr="002379CE">
        <w:rPr>
          <w:rFonts w:ascii="Aptos" w:hAnsi="Aptos" w:cs="Aptos"/>
        </w:rPr>
        <w:t>á</w:t>
      </w:r>
      <w:r w:rsidRPr="002379CE">
        <w:t>bitos de vida</w:t>
      </w:r>
      <w:r w:rsidRPr="002379CE">
        <w:br/>
      </w:r>
      <w:r w:rsidRPr="002379CE">
        <w:rPr>
          <w:rFonts w:ascii="Segoe UI Symbol" w:hAnsi="Segoe UI Symbol" w:cs="Segoe UI Symbol"/>
        </w:rPr>
        <w:t>✔</w:t>
      </w:r>
      <w:r w:rsidRPr="002379CE">
        <w:t xml:space="preserve"> Impacto emocional</w:t>
      </w:r>
    </w:p>
    <w:p w14:paraId="4029DE39" w14:textId="77777777" w:rsidR="00DD3329" w:rsidRDefault="00DD3329" w:rsidP="00DD3329">
      <w:pPr>
        <w:pBdr>
          <w:bottom w:val="single" w:sz="6" w:space="1" w:color="auto"/>
        </w:pBdr>
        <w:rPr>
          <w:i/>
          <w:iCs/>
        </w:rPr>
      </w:pPr>
      <w:r w:rsidRPr="001E67D9">
        <w:rPr>
          <w:i/>
          <w:iCs/>
        </w:rPr>
        <w:t>"Cada paciente recibe un plan adaptado a sus necesidades y objetivos, con seguimiento médico continuo."</w:t>
      </w:r>
    </w:p>
    <w:p w14:paraId="27B6A3A3" w14:textId="508E0CA7" w:rsidR="002379CE" w:rsidRDefault="00DD3329">
      <w:pPr>
        <w:rPr>
          <w:sz w:val="28"/>
          <w:szCs w:val="28"/>
        </w:rPr>
      </w:pPr>
      <w:r w:rsidRPr="00DD3329">
        <w:rPr>
          <w:sz w:val="28"/>
          <w:szCs w:val="28"/>
          <w:highlight w:val="yellow"/>
        </w:rPr>
        <w:t>Titulo</w:t>
      </w:r>
      <w:r w:rsidRPr="00DD3329">
        <w:rPr>
          <w:sz w:val="28"/>
          <w:szCs w:val="28"/>
        </w:rPr>
        <w:t xml:space="preserve"> EYACULACION PRECOZ </w:t>
      </w:r>
    </w:p>
    <w:p w14:paraId="586F6008" w14:textId="77777777" w:rsidR="00276200" w:rsidRDefault="003F407B" w:rsidP="003F407B">
      <w:pPr>
        <w:rPr>
          <w:sz w:val="28"/>
          <w:szCs w:val="28"/>
        </w:rPr>
      </w:pPr>
      <w:r w:rsidRPr="003F407B">
        <w:rPr>
          <w:b/>
          <w:bCs/>
          <w:sz w:val="28"/>
          <w:szCs w:val="28"/>
        </w:rPr>
        <w:t>¿Qué es la eyaculación precoz?</w:t>
      </w:r>
    </w:p>
    <w:p w14:paraId="3B1045FD" w14:textId="7C4F3E94" w:rsidR="00276200" w:rsidRPr="00276200" w:rsidRDefault="00276200" w:rsidP="00276200">
      <w:p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Pr="00276200">
        <w:rPr>
          <w:sz w:val="28"/>
          <w:szCs w:val="28"/>
        </w:rPr>
        <w:t xml:space="preserve">La </w:t>
      </w:r>
      <w:r w:rsidRPr="00276200">
        <w:rPr>
          <w:b/>
          <w:bCs/>
          <w:sz w:val="28"/>
          <w:szCs w:val="28"/>
        </w:rPr>
        <w:t>eyaculación precoz</w:t>
      </w:r>
      <w:r w:rsidRPr="00276200">
        <w:rPr>
          <w:sz w:val="28"/>
          <w:szCs w:val="28"/>
        </w:rPr>
        <w:t xml:space="preserve"> es </w:t>
      </w:r>
      <w:r>
        <w:rPr>
          <w:sz w:val="28"/>
          <w:szCs w:val="28"/>
        </w:rPr>
        <w:t xml:space="preserve">un problema de salud </w:t>
      </w:r>
      <w:r w:rsidRPr="00276200">
        <w:rPr>
          <w:sz w:val="28"/>
          <w:szCs w:val="28"/>
        </w:rPr>
        <w:t xml:space="preserve"> frecuente</w:t>
      </w:r>
      <w:r>
        <w:rPr>
          <w:sz w:val="28"/>
          <w:szCs w:val="28"/>
        </w:rPr>
        <w:t xml:space="preserve"> en el Hombre, que puede afectar a cualquier edad </w:t>
      </w:r>
      <w:r w:rsidRPr="00276200">
        <w:rPr>
          <w:sz w:val="28"/>
          <w:szCs w:val="28"/>
        </w:rPr>
        <w:t>. Se caracteriza por la eyaculación que ocurre antes de lo deseado, generalmente dentro del primer minuto o incluso antes del inicio de la relación</w:t>
      </w:r>
      <w:r>
        <w:rPr>
          <w:sz w:val="28"/>
          <w:szCs w:val="28"/>
        </w:rPr>
        <w:t>.</w:t>
      </w:r>
      <w:r w:rsidRPr="00276200">
        <w:rPr>
          <w:sz w:val="28"/>
          <w:szCs w:val="28"/>
        </w:rPr>
        <w:t xml:space="preserve"> </w:t>
      </w:r>
      <w:r w:rsidR="00B7468A">
        <w:rPr>
          <w:sz w:val="28"/>
          <w:szCs w:val="28"/>
        </w:rPr>
        <w:t>G</w:t>
      </w:r>
      <w:r w:rsidRPr="00276200">
        <w:rPr>
          <w:sz w:val="28"/>
          <w:szCs w:val="28"/>
        </w:rPr>
        <w:t xml:space="preserve">enerando frustración, ansiedad </w:t>
      </w:r>
      <w:r w:rsidR="001B3CE2">
        <w:rPr>
          <w:sz w:val="28"/>
          <w:szCs w:val="28"/>
        </w:rPr>
        <w:t>,</w:t>
      </w:r>
      <w:r w:rsidRPr="00276200">
        <w:rPr>
          <w:sz w:val="28"/>
          <w:szCs w:val="28"/>
        </w:rPr>
        <w:t>dificultad en la pareja</w:t>
      </w:r>
      <w:r w:rsidR="00DF44C6">
        <w:rPr>
          <w:sz w:val="28"/>
          <w:szCs w:val="28"/>
        </w:rPr>
        <w:t xml:space="preserve"> y muchas veces en evitar el encuentro íntimo.</w:t>
      </w:r>
    </w:p>
    <w:p w14:paraId="7A59D605" w14:textId="77777777" w:rsidR="00276200" w:rsidRPr="00276200" w:rsidRDefault="00276200" w:rsidP="00276200">
      <w:pPr>
        <w:rPr>
          <w:sz w:val="28"/>
          <w:szCs w:val="28"/>
        </w:rPr>
      </w:pPr>
      <w:r w:rsidRPr="00276200">
        <w:rPr>
          <w:sz w:val="28"/>
          <w:szCs w:val="28"/>
        </w:rPr>
        <w:t>Es un problema médico tratable y tiene solución en la gran mayoría de los casos</w:t>
      </w:r>
    </w:p>
    <w:p w14:paraId="634C1FA4" w14:textId="77777777" w:rsidR="00276200" w:rsidRDefault="00276200" w:rsidP="003F407B">
      <w:pPr>
        <w:rPr>
          <w:sz w:val="28"/>
          <w:szCs w:val="28"/>
        </w:rPr>
      </w:pPr>
    </w:p>
    <w:p w14:paraId="32026B07" w14:textId="77777777" w:rsidR="00B7468A" w:rsidRPr="003F407B" w:rsidRDefault="00B7468A" w:rsidP="003F407B">
      <w:pPr>
        <w:rPr>
          <w:sz w:val="28"/>
          <w:szCs w:val="28"/>
        </w:rPr>
      </w:pPr>
    </w:p>
    <w:p w14:paraId="251B9F12" w14:textId="4294E1C9" w:rsidR="00DD3329" w:rsidRDefault="00EB2FC7">
      <w:pPr>
        <w:rPr>
          <w:sz w:val="28"/>
          <w:szCs w:val="28"/>
        </w:rPr>
      </w:pPr>
      <w:r>
        <w:rPr>
          <w:sz w:val="28"/>
          <w:szCs w:val="28"/>
        </w:rPr>
        <w:t xml:space="preserve">Sub pagina </w:t>
      </w:r>
    </w:p>
    <w:p w14:paraId="1138C158" w14:textId="77777777" w:rsidR="007071C3" w:rsidRPr="007071C3" w:rsidRDefault="007071C3" w:rsidP="007071C3">
      <w:pPr>
        <w:rPr>
          <w:b/>
          <w:bCs/>
          <w:sz w:val="28"/>
          <w:szCs w:val="28"/>
        </w:rPr>
      </w:pPr>
      <w:r w:rsidRPr="007071C3">
        <w:rPr>
          <w:b/>
          <w:bCs/>
          <w:sz w:val="28"/>
          <w:szCs w:val="28"/>
        </w:rPr>
        <w:t>¿Cuándo consultar por eyaculación precoz?</w:t>
      </w:r>
    </w:p>
    <w:p w14:paraId="495DF86D" w14:textId="77777777" w:rsidR="007071C3" w:rsidRPr="007071C3" w:rsidRDefault="007071C3" w:rsidP="007071C3">
      <w:pPr>
        <w:rPr>
          <w:sz w:val="28"/>
          <w:szCs w:val="28"/>
        </w:rPr>
      </w:pPr>
      <w:r w:rsidRPr="007071C3">
        <w:rPr>
          <w:sz w:val="28"/>
          <w:szCs w:val="28"/>
        </w:rPr>
        <w:t>Deberías consultar si:</w:t>
      </w:r>
    </w:p>
    <w:p w14:paraId="351054ED" w14:textId="77777777" w:rsidR="007071C3" w:rsidRPr="007071C3" w:rsidRDefault="007071C3" w:rsidP="007071C3">
      <w:pPr>
        <w:numPr>
          <w:ilvl w:val="0"/>
          <w:numId w:val="7"/>
        </w:numPr>
        <w:rPr>
          <w:sz w:val="28"/>
          <w:szCs w:val="28"/>
        </w:rPr>
      </w:pPr>
      <w:r w:rsidRPr="007071C3">
        <w:rPr>
          <w:sz w:val="28"/>
          <w:szCs w:val="28"/>
        </w:rPr>
        <w:lastRenderedPageBreak/>
        <w:t>Eyaculás siempre o casi siempre en menos de 1 minuto.</w:t>
      </w:r>
    </w:p>
    <w:p w14:paraId="4E96CE15" w14:textId="77777777" w:rsidR="007071C3" w:rsidRPr="007071C3" w:rsidRDefault="007071C3" w:rsidP="007071C3">
      <w:pPr>
        <w:numPr>
          <w:ilvl w:val="0"/>
          <w:numId w:val="7"/>
        </w:numPr>
        <w:rPr>
          <w:sz w:val="28"/>
          <w:szCs w:val="28"/>
        </w:rPr>
      </w:pPr>
      <w:r w:rsidRPr="007071C3">
        <w:rPr>
          <w:sz w:val="28"/>
          <w:szCs w:val="28"/>
        </w:rPr>
        <w:t>Sentís que no podés controlar el momento de la eyaculación.</w:t>
      </w:r>
    </w:p>
    <w:p w14:paraId="0A6CC822" w14:textId="5184E791" w:rsidR="007071C3" w:rsidRPr="007071C3" w:rsidRDefault="007071C3" w:rsidP="007071C3">
      <w:pPr>
        <w:numPr>
          <w:ilvl w:val="0"/>
          <w:numId w:val="7"/>
        </w:numPr>
        <w:rPr>
          <w:sz w:val="28"/>
          <w:szCs w:val="28"/>
        </w:rPr>
      </w:pPr>
      <w:r w:rsidRPr="007071C3">
        <w:rPr>
          <w:sz w:val="28"/>
          <w:szCs w:val="28"/>
        </w:rPr>
        <w:t>Evitás las relaciones por vergüenza o ansiedad.</w:t>
      </w:r>
    </w:p>
    <w:p w14:paraId="0A46854A" w14:textId="77777777" w:rsidR="007071C3" w:rsidRPr="007071C3" w:rsidRDefault="007071C3" w:rsidP="007071C3">
      <w:pPr>
        <w:numPr>
          <w:ilvl w:val="0"/>
          <w:numId w:val="7"/>
        </w:numPr>
        <w:rPr>
          <w:sz w:val="28"/>
          <w:szCs w:val="28"/>
        </w:rPr>
      </w:pPr>
      <w:r w:rsidRPr="007071C3">
        <w:rPr>
          <w:sz w:val="28"/>
          <w:szCs w:val="28"/>
        </w:rPr>
        <w:t>La situación afecta tu autoestima o tu relación de pareja.</w:t>
      </w:r>
    </w:p>
    <w:p w14:paraId="57EB62DA" w14:textId="77777777" w:rsidR="007071C3" w:rsidRPr="007071C3" w:rsidRDefault="00000000" w:rsidP="007071C3">
      <w:pPr>
        <w:rPr>
          <w:sz w:val="28"/>
          <w:szCs w:val="28"/>
        </w:rPr>
      </w:pPr>
      <w:r>
        <w:rPr>
          <w:sz w:val="28"/>
          <w:szCs w:val="28"/>
        </w:rPr>
        <w:pict w14:anchorId="5A7B066A">
          <v:rect id="_x0000_i1027" style="width:0;height:1.5pt" o:hralign="center" o:hrstd="t" o:hr="t" fillcolor="#a0a0a0" stroked="f"/>
        </w:pict>
      </w:r>
    </w:p>
    <w:p w14:paraId="7C3C1DFB" w14:textId="77777777" w:rsidR="007071C3" w:rsidRPr="007071C3" w:rsidRDefault="007071C3" w:rsidP="007071C3">
      <w:pPr>
        <w:rPr>
          <w:b/>
          <w:bCs/>
          <w:sz w:val="28"/>
          <w:szCs w:val="28"/>
        </w:rPr>
      </w:pPr>
      <w:r w:rsidRPr="007071C3">
        <w:rPr>
          <w:b/>
          <w:bCs/>
          <w:sz w:val="28"/>
          <w:szCs w:val="28"/>
        </w:rPr>
        <w:t>Causas de la eyaculación precoz</w:t>
      </w:r>
    </w:p>
    <w:p w14:paraId="29572FC1" w14:textId="77777777" w:rsidR="007071C3" w:rsidRPr="007071C3" w:rsidRDefault="007071C3" w:rsidP="007071C3">
      <w:pPr>
        <w:rPr>
          <w:sz w:val="28"/>
          <w:szCs w:val="28"/>
        </w:rPr>
      </w:pPr>
      <w:r w:rsidRPr="007071C3">
        <w:rPr>
          <w:sz w:val="28"/>
          <w:szCs w:val="28"/>
        </w:rPr>
        <w:t>La eyaculación precoz puede tener múltiples causas:</w:t>
      </w:r>
    </w:p>
    <w:p w14:paraId="10CFC579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Hipersensibilidad del glande</w:t>
      </w:r>
    </w:p>
    <w:p w14:paraId="0DD77BF1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Alteraciones neurobiológicas</w:t>
      </w:r>
    </w:p>
    <w:p w14:paraId="1EBA7CE2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Ansiedad de desempeño</w:t>
      </w:r>
    </w:p>
    <w:p w14:paraId="7355A3A5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Estrés</w:t>
      </w:r>
    </w:p>
    <w:p w14:paraId="3773DDF7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Problemas de pareja</w:t>
      </w:r>
    </w:p>
    <w:p w14:paraId="73170B4B" w14:textId="77777777" w:rsidR="007071C3" w:rsidRPr="007071C3" w:rsidRDefault="007071C3" w:rsidP="007071C3">
      <w:pPr>
        <w:numPr>
          <w:ilvl w:val="0"/>
          <w:numId w:val="8"/>
        </w:numPr>
        <w:rPr>
          <w:sz w:val="28"/>
          <w:szCs w:val="28"/>
        </w:rPr>
      </w:pPr>
      <w:r w:rsidRPr="007071C3">
        <w:rPr>
          <w:sz w:val="28"/>
          <w:szCs w:val="28"/>
        </w:rPr>
        <w:t>Disfunción eréctil asociada</w:t>
      </w:r>
    </w:p>
    <w:p w14:paraId="56192FC9" w14:textId="77777777" w:rsidR="007071C3" w:rsidRPr="007071C3" w:rsidRDefault="007071C3" w:rsidP="007071C3">
      <w:pPr>
        <w:rPr>
          <w:sz w:val="28"/>
          <w:szCs w:val="28"/>
        </w:rPr>
      </w:pPr>
      <w:r w:rsidRPr="007071C3">
        <w:rPr>
          <w:sz w:val="28"/>
          <w:szCs w:val="28"/>
        </w:rPr>
        <w:t>En muchos casos existe una combinación de factores físicos y psicológicos.</w:t>
      </w:r>
    </w:p>
    <w:p w14:paraId="1F4B0F75" w14:textId="77777777" w:rsidR="007071C3" w:rsidRPr="007071C3" w:rsidRDefault="00000000" w:rsidP="007071C3">
      <w:pPr>
        <w:rPr>
          <w:sz w:val="28"/>
          <w:szCs w:val="28"/>
        </w:rPr>
      </w:pPr>
      <w:r>
        <w:rPr>
          <w:sz w:val="28"/>
          <w:szCs w:val="28"/>
        </w:rPr>
        <w:pict w14:anchorId="3CB1EF5E">
          <v:rect id="_x0000_i1028" style="width:0;height:1.5pt" o:hralign="center" o:hrstd="t" o:hr="t" fillcolor="#a0a0a0" stroked="f"/>
        </w:pict>
      </w:r>
    </w:p>
    <w:p w14:paraId="1D9CC263" w14:textId="77777777" w:rsidR="007071C3" w:rsidRPr="007071C3" w:rsidRDefault="007071C3" w:rsidP="007071C3">
      <w:pPr>
        <w:rPr>
          <w:b/>
          <w:bCs/>
          <w:sz w:val="28"/>
          <w:szCs w:val="28"/>
        </w:rPr>
      </w:pPr>
      <w:r w:rsidRPr="007071C3">
        <w:rPr>
          <w:b/>
          <w:bCs/>
          <w:sz w:val="28"/>
          <w:szCs w:val="28"/>
        </w:rPr>
        <w:t>Tratamiento médico para la eyaculación precoz</w:t>
      </w:r>
    </w:p>
    <w:p w14:paraId="21DA235D" w14:textId="73E035E3" w:rsidR="007071C3" w:rsidRPr="007071C3" w:rsidRDefault="003C1ACA" w:rsidP="007071C3">
      <w:pPr>
        <w:rPr>
          <w:sz w:val="28"/>
          <w:szCs w:val="28"/>
        </w:rPr>
      </w:pPr>
      <w:r>
        <w:rPr>
          <w:sz w:val="28"/>
          <w:szCs w:val="28"/>
        </w:rPr>
        <w:t xml:space="preserve">Los </w:t>
      </w:r>
      <w:r w:rsidR="007071C3" w:rsidRPr="007071C3">
        <w:rPr>
          <w:sz w:val="28"/>
          <w:szCs w:val="28"/>
        </w:rPr>
        <w:t xml:space="preserve"> tratamiento</w:t>
      </w:r>
      <w:r>
        <w:rPr>
          <w:sz w:val="28"/>
          <w:szCs w:val="28"/>
        </w:rPr>
        <w:t>s</w:t>
      </w:r>
      <w:r w:rsidR="007071C3" w:rsidRPr="007071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son </w:t>
      </w:r>
      <w:r w:rsidR="007071C3" w:rsidRPr="007071C3">
        <w:rPr>
          <w:sz w:val="28"/>
          <w:szCs w:val="28"/>
        </w:rPr>
        <w:t>seguro, efectivo y personalizado.</w:t>
      </w:r>
    </w:p>
    <w:p w14:paraId="488B60A1" w14:textId="77777777" w:rsidR="007071C3" w:rsidRPr="007071C3" w:rsidRDefault="007071C3" w:rsidP="007071C3">
      <w:pPr>
        <w:rPr>
          <w:sz w:val="28"/>
          <w:szCs w:val="28"/>
        </w:rPr>
      </w:pPr>
      <w:r w:rsidRPr="007071C3">
        <w:rPr>
          <w:sz w:val="28"/>
          <w:szCs w:val="28"/>
        </w:rPr>
        <w:t>Dependiendo del caso, puede incluir:</w:t>
      </w:r>
    </w:p>
    <w:p w14:paraId="54BD15D6" w14:textId="77777777" w:rsidR="00021D11" w:rsidRPr="007071C3" w:rsidRDefault="00021D11" w:rsidP="00021D11">
      <w:pPr>
        <w:numPr>
          <w:ilvl w:val="0"/>
          <w:numId w:val="9"/>
        </w:numPr>
        <w:rPr>
          <w:sz w:val="28"/>
          <w:szCs w:val="28"/>
        </w:rPr>
      </w:pPr>
      <w:r w:rsidRPr="007071C3">
        <w:rPr>
          <w:sz w:val="28"/>
          <w:szCs w:val="28"/>
        </w:rPr>
        <w:t>Reeducación sexual</w:t>
      </w:r>
    </w:p>
    <w:p w14:paraId="2606E305" w14:textId="77777777" w:rsidR="007071C3" w:rsidRPr="007071C3" w:rsidRDefault="007071C3" w:rsidP="007071C3">
      <w:pPr>
        <w:numPr>
          <w:ilvl w:val="0"/>
          <w:numId w:val="9"/>
        </w:numPr>
        <w:rPr>
          <w:sz w:val="28"/>
          <w:szCs w:val="28"/>
        </w:rPr>
      </w:pPr>
      <w:r w:rsidRPr="007071C3">
        <w:rPr>
          <w:sz w:val="28"/>
          <w:szCs w:val="28"/>
        </w:rPr>
        <w:t>Medicación específica para retrasar la eyaculación</w:t>
      </w:r>
    </w:p>
    <w:p w14:paraId="71400B2F" w14:textId="77777777" w:rsidR="007071C3" w:rsidRPr="007071C3" w:rsidRDefault="007071C3" w:rsidP="007071C3">
      <w:pPr>
        <w:numPr>
          <w:ilvl w:val="0"/>
          <w:numId w:val="9"/>
        </w:numPr>
        <w:rPr>
          <w:sz w:val="28"/>
          <w:szCs w:val="28"/>
        </w:rPr>
      </w:pPr>
      <w:r w:rsidRPr="007071C3">
        <w:rPr>
          <w:sz w:val="28"/>
          <w:szCs w:val="28"/>
        </w:rPr>
        <w:t>Tratamiento de la disfunción eréctil asociada</w:t>
      </w:r>
    </w:p>
    <w:p w14:paraId="40F9F825" w14:textId="77777777" w:rsidR="007071C3" w:rsidRPr="007071C3" w:rsidRDefault="007071C3" w:rsidP="007071C3">
      <w:pPr>
        <w:numPr>
          <w:ilvl w:val="0"/>
          <w:numId w:val="9"/>
        </w:numPr>
        <w:rPr>
          <w:sz w:val="28"/>
          <w:szCs w:val="28"/>
        </w:rPr>
      </w:pPr>
      <w:r w:rsidRPr="007071C3">
        <w:rPr>
          <w:sz w:val="28"/>
          <w:szCs w:val="28"/>
        </w:rPr>
        <w:t>Terapias combinadas</w:t>
      </w:r>
    </w:p>
    <w:p w14:paraId="4328CFF3" w14:textId="6926D824" w:rsidR="007071C3" w:rsidRPr="007071C3" w:rsidRDefault="007071C3" w:rsidP="007071C3">
      <w:pPr>
        <w:rPr>
          <w:sz w:val="28"/>
          <w:szCs w:val="28"/>
        </w:rPr>
      </w:pPr>
      <w:r w:rsidRPr="007071C3">
        <w:rPr>
          <w:sz w:val="28"/>
          <w:szCs w:val="28"/>
        </w:rPr>
        <w:t>El objetivo no es solo “durar más”, sino recuperar el control y mejorar la calidad de vida.</w:t>
      </w:r>
    </w:p>
    <w:p w14:paraId="60A4389C" w14:textId="77777777" w:rsidR="00B7468A" w:rsidRDefault="00B7468A">
      <w:pPr>
        <w:rPr>
          <w:sz w:val="28"/>
          <w:szCs w:val="28"/>
        </w:rPr>
      </w:pPr>
    </w:p>
    <w:p w14:paraId="6B22A483" w14:textId="77777777" w:rsidR="00EB2FC7" w:rsidRDefault="00EB2FC7">
      <w:pPr>
        <w:rPr>
          <w:sz w:val="28"/>
          <w:szCs w:val="28"/>
        </w:rPr>
      </w:pPr>
    </w:p>
    <w:p w14:paraId="6393F0D4" w14:textId="77777777" w:rsidR="00DD3329" w:rsidRDefault="00DD3329">
      <w:pPr>
        <w:rPr>
          <w:sz w:val="28"/>
          <w:szCs w:val="28"/>
        </w:rPr>
      </w:pPr>
    </w:p>
    <w:p w14:paraId="554B009A" w14:textId="77777777" w:rsidR="00A56644" w:rsidRDefault="00DD3329" w:rsidP="007B2053">
      <w:pPr>
        <w:rPr>
          <w:sz w:val="28"/>
          <w:szCs w:val="28"/>
        </w:rPr>
      </w:pPr>
      <w:r w:rsidRPr="00F60A83">
        <w:rPr>
          <w:sz w:val="28"/>
          <w:szCs w:val="28"/>
          <w:highlight w:val="yellow"/>
        </w:rPr>
        <w:t>TITULO</w:t>
      </w:r>
      <w:r>
        <w:rPr>
          <w:sz w:val="28"/>
          <w:szCs w:val="28"/>
        </w:rPr>
        <w:t xml:space="preserve"> </w:t>
      </w:r>
    </w:p>
    <w:p w14:paraId="0E2D816E" w14:textId="0393B9C9" w:rsidR="007B2053" w:rsidRPr="007B2053" w:rsidRDefault="007B2053" w:rsidP="007B2053">
      <w:pPr>
        <w:rPr>
          <w:b/>
          <w:bCs/>
          <w:sz w:val="28"/>
          <w:szCs w:val="28"/>
        </w:rPr>
      </w:pPr>
      <w:r w:rsidRPr="007B2053">
        <w:rPr>
          <w:b/>
          <w:bCs/>
          <w:sz w:val="28"/>
          <w:szCs w:val="28"/>
        </w:rPr>
        <w:t xml:space="preserve">Falta de Deseo </w:t>
      </w:r>
      <w:r>
        <w:rPr>
          <w:b/>
          <w:bCs/>
          <w:sz w:val="28"/>
          <w:szCs w:val="28"/>
        </w:rPr>
        <w:t xml:space="preserve"> o disminución </w:t>
      </w:r>
      <w:r w:rsidR="00BE6D70">
        <w:rPr>
          <w:b/>
          <w:bCs/>
          <w:sz w:val="28"/>
          <w:szCs w:val="28"/>
        </w:rPr>
        <w:t>de la libido</w:t>
      </w:r>
      <w:r>
        <w:rPr>
          <w:b/>
          <w:bCs/>
          <w:sz w:val="28"/>
          <w:szCs w:val="28"/>
        </w:rPr>
        <w:t xml:space="preserve"> </w:t>
      </w:r>
    </w:p>
    <w:p w14:paraId="71192027" w14:textId="5DD9D169" w:rsidR="00BE6D70" w:rsidRPr="00BE6D70" w:rsidRDefault="00BE6D70" w:rsidP="00BE6D70">
      <w:pPr>
        <w:rPr>
          <w:sz w:val="28"/>
          <w:szCs w:val="28"/>
        </w:rPr>
      </w:pPr>
      <w:r w:rsidRPr="00BE6D70">
        <w:rPr>
          <w:sz w:val="28"/>
          <w:szCs w:val="28"/>
        </w:rPr>
        <w:t xml:space="preserve">La </w:t>
      </w:r>
      <w:r w:rsidRPr="00BE6D70">
        <w:rPr>
          <w:b/>
          <w:bCs/>
          <w:sz w:val="28"/>
          <w:szCs w:val="28"/>
        </w:rPr>
        <w:t>falta de deseo</w:t>
      </w:r>
      <w:r w:rsidRPr="00BE6D70">
        <w:rPr>
          <w:sz w:val="28"/>
          <w:szCs w:val="28"/>
        </w:rPr>
        <w:t xml:space="preserve">, también llamada </w:t>
      </w:r>
      <w:r w:rsidRPr="00BE6D70">
        <w:rPr>
          <w:b/>
          <w:bCs/>
          <w:sz w:val="28"/>
          <w:szCs w:val="28"/>
        </w:rPr>
        <w:t>disminución de la libido masculina</w:t>
      </w:r>
      <w:r w:rsidRPr="00BE6D70">
        <w:rPr>
          <w:sz w:val="28"/>
          <w:szCs w:val="28"/>
        </w:rPr>
        <w:t xml:space="preserve"> es una consulta cada vez más frecuente. Se manifiesta como la pérdida o reducción persistente del interés por la vida íntima, generando preocupación personal y dificultades en la pareja.</w:t>
      </w:r>
    </w:p>
    <w:p w14:paraId="6BF377D8" w14:textId="77777777" w:rsidR="00BE6D70" w:rsidRDefault="00BE6D70" w:rsidP="00BE6D70">
      <w:pPr>
        <w:rPr>
          <w:sz w:val="28"/>
          <w:szCs w:val="28"/>
        </w:rPr>
      </w:pPr>
      <w:r w:rsidRPr="00BE6D70">
        <w:rPr>
          <w:sz w:val="28"/>
          <w:szCs w:val="28"/>
        </w:rPr>
        <w:t>No es simplemente “cansancio” ni algo que deba normalizarse con la edad. Es un síntoma médico que puede evaluarse y tratarse adecuadamente.</w:t>
      </w:r>
    </w:p>
    <w:p w14:paraId="095CCB2B" w14:textId="77777777" w:rsidR="00DB0046" w:rsidRDefault="00DB0046" w:rsidP="00BE6D70">
      <w:pPr>
        <w:rPr>
          <w:sz w:val="28"/>
          <w:szCs w:val="28"/>
        </w:rPr>
      </w:pPr>
    </w:p>
    <w:p w14:paraId="1B540CB4" w14:textId="0F5AB83F" w:rsidR="00DB0046" w:rsidRDefault="00DB0046" w:rsidP="00BE6D70">
      <w:pPr>
        <w:rPr>
          <w:sz w:val="28"/>
          <w:szCs w:val="28"/>
        </w:rPr>
      </w:pPr>
      <w:r>
        <w:rPr>
          <w:sz w:val="28"/>
          <w:szCs w:val="28"/>
        </w:rPr>
        <w:t xml:space="preserve">Sub pagina </w:t>
      </w:r>
    </w:p>
    <w:p w14:paraId="597A94FD" w14:textId="77777777" w:rsidR="00DB0046" w:rsidRPr="00DB0046" w:rsidRDefault="00DB0046" w:rsidP="00DB0046">
      <w:pPr>
        <w:rPr>
          <w:b/>
          <w:bCs/>
          <w:sz w:val="28"/>
          <w:szCs w:val="28"/>
        </w:rPr>
      </w:pPr>
      <w:r w:rsidRPr="00DB0046">
        <w:rPr>
          <w:b/>
          <w:bCs/>
          <w:sz w:val="28"/>
          <w:szCs w:val="28"/>
        </w:rPr>
        <w:t>¿Cuándo consultar?</w:t>
      </w:r>
    </w:p>
    <w:p w14:paraId="4EB29FBA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Es recomendable una evaluación si:</w:t>
      </w:r>
    </w:p>
    <w:p w14:paraId="35A6790A" w14:textId="77777777" w:rsidR="00DB0046" w:rsidRPr="00DB0046" w:rsidRDefault="00DB0046" w:rsidP="00DB0046">
      <w:pPr>
        <w:numPr>
          <w:ilvl w:val="0"/>
          <w:numId w:val="10"/>
        </w:numPr>
        <w:rPr>
          <w:sz w:val="28"/>
          <w:szCs w:val="28"/>
        </w:rPr>
      </w:pPr>
      <w:r w:rsidRPr="00DB0046">
        <w:rPr>
          <w:sz w:val="28"/>
          <w:szCs w:val="28"/>
        </w:rPr>
        <w:t>Disminuyó el interés sexual en comparación con etapas previas.</w:t>
      </w:r>
    </w:p>
    <w:p w14:paraId="4E7E3FA3" w14:textId="77777777" w:rsidR="00DB0046" w:rsidRPr="00DB0046" w:rsidRDefault="00DB0046" w:rsidP="00DB0046">
      <w:pPr>
        <w:numPr>
          <w:ilvl w:val="0"/>
          <w:numId w:val="10"/>
        </w:numPr>
        <w:rPr>
          <w:sz w:val="28"/>
          <w:szCs w:val="28"/>
        </w:rPr>
      </w:pPr>
      <w:r w:rsidRPr="00DB0046">
        <w:rPr>
          <w:sz w:val="28"/>
          <w:szCs w:val="28"/>
        </w:rPr>
        <w:t>Hay menos pensamientos o fantasías sexuales.</w:t>
      </w:r>
    </w:p>
    <w:p w14:paraId="5C5C233C" w14:textId="77777777" w:rsidR="00DB0046" w:rsidRPr="00DB0046" w:rsidRDefault="00DB0046" w:rsidP="00DB0046">
      <w:pPr>
        <w:numPr>
          <w:ilvl w:val="0"/>
          <w:numId w:val="10"/>
        </w:numPr>
        <w:rPr>
          <w:sz w:val="28"/>
          <w:szCs w:val="28"/>
        </w:rPr>
      </w:pPr>
      <w:r w:rsidRPr="00DB0046">
        <w:rPr>
          <w:sz w:val="28"/>
          <w:szCs w:val="28"/>
        </w:rPr>
        <w:t>Se evita el contacto íntimo.</w:t>
      </w:r>
    </w:p>
    <w:p w14:paraId="55C09887" w14:textId="77777777" w:rsidR="00DB0046" w:rsidRPr="00DB0046" w:rsidRDefault="00DB0046" w:rsidP="00DB0046">
      <w:pPr>
        <w:numPr>
          <w:ilvl w:val="0"/>
          <w:numId w:val="10"/>
        </w:numPr>
        <w:rPr>
          <w:sz w:val="28"/>
          <w:szCs w:val="28"/>
        </w:rPr>
      </w:pPr>
      <w:r w:rsidRPr="00DB0046">
        <w:rPr>
          <w:sz w:val="28"/>
          <w:szCs w:val="28"/>
        </w:rPr>
        <w:t>La situación genera malestar o afecta la relación.</w:t>
      </w:r>
    </w:p>
    <w:p w14:paraId="58A843D1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Una valoración profesional permite identificar la causa y definir el tratamiento adecuado.</w:t>
      </w:r>
    </w:p>
    <w:p w14:paraId="4A3E7B6C" w14:textId="77777777" w:rsidR="00DB0046" w:rsidRPr="00DB0046" w:rsidRDefault="00000000" w:rsidP="00DB0046">
      <w:pPr>
        <w:rPr>
          <w:sz w:val="28"/>
          <w:szCs w:val="28"/>
        </w:rPr>
      </w:pPr>
      <w:r>
        <w:rPr>
          <w:sz w:val="28"/>
          <w:szCs w:val="28"/>
        </w:rPr>
        <w:pict w14:anchorId="36D6F12B">
          <v:rect id="_x0000_i1029" style="width:0;height:1.5pt" o:hralign="center" o:hrstd="t" o:hr="t" fillcolor="#a0a0a0" stroked="f"/>
        </w:pict>
      </w:r>
    </w:p>
    <w:p w14:paraId="5A11B78C" w14:textId="77777777" w:rsidR="00DB0046" w:rsidRPr="00DB0046" w:rsidRDefault="00DB0046" w:rsidP="00DB0046">
      <w:pPr>
        <w:rPr>
          <w:b/>
          <w:bCs/>
          <w:sz w:val="28"/>
          <w:szCs w:val="28"/>
        </w:rPr>
      </w:pPr>
      <w:r w:rsidRPr="00DB0046">
        <w:rPr>
          <w:b/>
          <w:bCs/>
          <w:sz w:val="28"/>
          <w:szCs w:val="28"/>
        </w:rPr>
        <w:t>¿Por qué ocurre la falta de deseo sexual?</w:t>
      </w:r>
    </w:p>
    <w:p w14:paraId="74BB637A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El deseo sexual está regulado por factores hormonales, neurológicos y emocionales.</w:t>
      </w:r>
    </w:p>
    <w:p w14:paraId="53E4358E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Las causas más frecuentes incluyen:</w:t>
      </w:r>
    </w:p>
    <w:p w14:paraId="74E77AB3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Niveles bajos de testosterona</w:t>
      </w:r>
    </w:p>
    <w:p w14:paraId="6F5B175E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Estrés crónico</w:t>
      </w:r>
    </w:p>
    <w:p w14:paraId="149C522F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Ansiedad o depresión</w:t>
      </w:r>
    </w:p>
    <w:p w14:paraId="4C09913E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lastRenderedPageBreak/>
        <w:t>Problemas de pareja</w:t>
      </w:r>
    </w:p>
    <w:p w14:paraId="2615CBE5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Disfunción eréctil</w:t>
      </w:r>
    </w:p>
    <w:p w14:paraId="2D3BD7E6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Trastornos del sueño</w:t>
      </w:r>
    </w:p>
    <w:p w14:paraId="6BD665DF" w14:textId="77777777" w:rsidR="00DB0046" w:rsidRPr="00DB0046" w:rsidRDefault="00DB0046" w:rsidP="00DB0046">
      <w:pPr>
        <w:numPr>
          <w:ilvl w:val="0"/>
          <w:numId w:val="11"/>
        </w:numPr>
        <w:rPr>
          <w:sz w:val="28"/>
          <w:szCs w:val="28"/>
        </w:rPr>
      </w:pPr>
      <w:r w:rsidRPr="00DB0046">
        <w:rPr>
          <w:sz w:val="28"/>
          <w:szCs w:val="28"/>
        </w:rPr>
        <w:t>Enfermedades metabólicas</w:t>
      </w:r>
    </w:p>
    <w:p w14:paraId="1B0F1B9E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En muchos casos intervienen varios factores al mismo tiempo.</w:t>
      </w:r>
    </w:p>
    <w:p w14:paraId="2DA33CC3" w14:textId="77777777" w:rsidR="00DB0046" w:rsidRPr="00DB0046" w:rsidRDefault="00000000" w:rsidP="00DB0046">
      <w:pPr>
        <w:rPr>
          <w:sz w:val="28"/>
          <w:szCs w:val="28"/>
        </w:rPr>
      </w:pPr>
      <w:r>
        <w:rPr>
          <w:sz w:val="28"/>
          <w:szCs w:val="28"/>
        </w:rPr>
        <w:pict w14:anchorId="6EEEC7F9">
          <v:rect id="_x0000_i1030" style="width:0;height:1.5pt" o:hralign="center" o:hrstd="t" o:hr="t" fillcolor="#a0a0a0" stroked="f"/>
        </w:pict>
      </w:r>
    </w:p>
    <w:p w14:paraId="6A5EDFCD" w14:textId="3962F0B5" w:rsidR="00DB0046" w:rsidRPr="00DB0046" w:rsidRDefault="00DB0046" w:rsidP="00DB0046">
      <w:pPr>
        <w:rPr>
          <w:b/>
          <w:bCs/>
          <w:sz w:val="28"/>
          <w:szCs w:val="28"/>
        </w:rPr>
      </w:pPr>
      <w:r w:rsidRPr="00DB0046">
        <w:rPr>
          <w:b/>
          <w:bCs/>
          <w:sz w:val="28"/>
          <w:szCs w:val="28"/>
        </w:rPr>
        <w:t>Tratamiento de la disminución del deseo sexual</w:t>
      </w:r>
    </w:p>
    <w:p w14:paraId="54BCA8F1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El tratamiento depende de la causa detectada y puede incluir:</w:t>
      </w:r>
    </w:p>
    <w:p w14:paraId="64AA0DD9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rFonts w:ascii="Segoe UI Symbol" w:hAnsi="Segoe UI Symbol" w:cs="Segoe UI Symbol"/>
          <w:sz w:val="28"/>
          <w:szCs w:val="28"/>
        </w:rPr>
        <w:t>✔</w:t>
      </w:r>
      <w:r w:rsidRPr="00DB0046">
        <w:rPr>
          <w:sz w:val="28"/>
          <w:szCs w:val="28"/>
        </w:rPr>
        <w:t xml:space="preserve"> Evaluación hormonal completa</w:t>
      </w:r>
      <w:r w:rsidRPr="00DB0046">
        <w:rPr>
          <w:sz w:val="28"/>
          <w:szCs w:val="28"/>
        </w:rPr>
        <w:br/>
      </w:r>
      <w:r w:rsidRPr="00DB0046">
        <w:rPr>
          <w:rFonts w:ascii="Segoe UI Symbol" w:hAnsi="Segoe UI Symbol" w:cs="Segoe UI Symbol"/>
          <w:sz w:val="28"/>
          <w:szCs w:val="28"/>
        </w:rPr>
        <w:t>✔</w:t>
      </w:r>
      <w:r w:rsidRPr="00DB0046">
        <w:rPr>
          <w:sz w:val="28"/>
          <w:szCs w:val="28"/>
        </w:rPr>
        <w:t xml:space="preserve"> Tratamiento del d</w:t>
      </w:r>
      <w:r w:rsidRPr="00DB0046">
        <w:rPr>
          <w:rFonts w:ascii="Aptos" w:hAnsi="Aptos" w:cs="Aptos"/>
          <w:sz w:val="28"/>
          <w:szCs w:val="28"/>
        </w:rPr>
        <w:t>é</w:t>
      </w:r>
      <w:r w:rsidRPr="00DB0046">
        <w:rPr>
          <w:sz w:val="28"/>
          <w:szCs w:val="28"/>
        </w:rPr>
        <w:t>ficit de testosterona (cuando est</w:t>
      </w:r>
      <w:r w:rsidRPr="00DB0046">
        <w:rPr>
          <w:rFonts w:ascii="Aptos" w:hAnsi="Aptos" w:cs="Aptos"/>
          <w:sz w:val="28"/>
          <w:szCs w:val="28"/>
        </w:rPr>
        <w:t>á</w:t>
      </w:r>
      <w:r w:rsidRPr="00DB0046">
        <w:rPr>
          <w:sz w:val="28"/>
          <w:szCs w:val="28"/>
        </w:rPr>
        <w:t xml:space="preserve"> indicado)</w:t>
      </w:r>
      <w:r w:rsidRPr="00DB0046">
        <w:rPr>
          <w:sz w:val="28"/>
          <w:szCs w:val="28"/>
        </w:rPr>
        <w:br/>
      </w:r>
      <w:r w:rsidRPr="00DB0046">
        <w:rPr>
          <w:rFonts w:ascii="Segoe UI Symbol" w:hAnsi="Segoe UI Symbol" w:cs="Segoe UI Symbol"/>
          <w:sz w:val="28"/>
          <w:szCs w:val="28"/>
        </w:rPr>
        <w:t>✔</w:t>
      </w:r>
      <w:r w:rsidRPr="00DB0046">
        <w:rPr>
          <w:sz w:val="28"/>
          <w:szCs w:val="28"/>
        </w:rPr>
        <w:t xml:space="preserve"> Optimizaci</w:t>
      </w:r>
      <w:r w:rsidRPr="00DB0046">
        <w:rPr>
          <w:rFonts w:ascii="Aptos" w:hAnsi="Aptos" w:cs="Aptos"/>
          <w:sz w:val="28"/>
          <w:szCs w:val="28"/>
        </w:rPr>
        <w:t>ó</w:t>
      </w:r>
      <w:r w:rsidRPr="00DB0046">
        <w:rPr>
          <w:sz w:val="28"/>
          <w:szCs w:val="28"/>
        </w:rPr>
        <w:t>n de salud metab</w:t>
      </w:r>
      <w:r w:rsidRPr="00DB0046">
        <w:rPr>
          <w:rFonts w:ascii="Aptos" w:hAnsi="Aptos" w:cs="Aptos"/>
          <w:sz w:val="28"/>
          <w:szCs w:val="28"/>
        </w:rPr>
        <w:t>ó</w:t>
      </w:r>
      <w:r w:rsidRPr="00DB0046">
        <w:rPr>
          <w:sz w:val="28"/>
          <w:szCs w:val="28"/>
        </w:rPr>
        <w:t>lica</w:t>
      </w:r>
      <w:r w:rsidRPr="00DB0046">
        <w:rPr>
          <w:sz w:val="28"/>
          <w:szCs w:val="28"/>
        </w:rPr>
        <w:br/>
      </w:r>
      <w:r w:rsidRPr="00DB0046">
        <w:rPr>
          <w:rFonts w:ascii="Segoe UI Symbol" w:hAnsi="Segoe UI Symbol" w:cs="Segoe UI Symbol"/>
          <w:sz w:val="28"/>
          <w:szCs w:val="28"/>
        </w:rPr>
        <w:t>✔</w:t>
      </w:r>
      <w:r w:rsidRPr="00DB0046">
        <w:rPr>
          <w:sz w:val="28"/>
          <w:szCs w:val="28"/>
        </w:rPr>
        <w:t xml:space="preserve"> Manejo del estr</w:t>
      </w:r>
      <w:r w:rsidRPr="00DB0046">
        <w:rPr>
          <w:rFonts w:ascii="Aptos" w:hAnsi="Aptos" w:cs="Aptos"/>
          <w:sz w:val="28"/>
          <w:szCs w:val="28"/>
        </w:rPr>
        <w:t>é</w:t>
      </w:r>
      <w:r w:rsidRPr="00DB0046">
        <w:rPr>
          <w:sz w:val="28"/>
          <w:szCs w:val="28"/>
        </w:rPr>
        <w:t>s</w:t>
      </w:r>
      <w:r w:rsidRPr="00DB0046">
        <w:rPr>
          <w:sz w:val="28"/>
          <w:szCs w:val="28"/>
        </w:rPr>
        <w:br/>
      </w:r>
      <w:r w:rsidRPr="00DB0046">
        <w:rPr>
          <w:rFonts w:ascii="Segoe UI Symbol" w:hAnsi="Segoe UI Symbol" w:cs="Segoe UI Symbol"/>
          <w:sz w:val="28"/>
          <w:szCs w:val="28"/>
        </w:rPr>
        <w:t>✔</w:t>
      </w:r>
      <w:r w:rsidRPr="00DB0046">
        <w:rPr>
          <w:sz w:val="28"/>
          <w:szCs w:val="28"/>
        </w:rPr>
        <w:t xml:space="preserve"> Tratamiento de disfunci</w:t>
      </w:r>
      <w:r w:rsidRPr="00DB0046">
        <w:rPr>
          <w:rFonts w:ascii="Aptos" w:hAnsi="Aptos" w:cs="Aptos"/>
          <w:sz w:val="28"/>
          <w:szCs w:val="28"/>
        </w:rPr>
        <w:t>ó</w:t>
      </w:r>
      <w:r w:rsidRPr="00DB0046">
        <w:rPr>
          <w:sz w:val="28"/>
          <w:szCs w:val="28"/>
        </w:rPr>
        <w:t>n er</w:t>
      </w:r>
      <w:r w:rsidRPr="00DB0046">
        <w:rPr>
          <w:rFonts w:ascii="Aptos" w:hAnsi="Aptos" w:cs="Aptos"/>
          <w:sz w:val="28"/>
          <w:szCs w:val="28"/>
        </w:rPr>
        <w:t>é</w:t>
      </w:r>
      <w:r w:rsidRPr="00DB0046">
        <w:rPr>
          <w:sz w:val="28"/>
          <w:szCs w:val="28"/>
        </w:rPr>
        <w:t>ctil asociada</w:t>
      </w:r>
    </w:p>
    <w:p w14:paraId="6AE2380A" w14:textId="77777777" w:rsidR="00DB0046" w:rsidRPr="00DB0046" w:rsidRDefault="00DB0046" w:rsidP="00DB0046">
      <w:pPr>
        <w:rPr>
          <w:sz w:val="28"/>
          <w:szCs w:val="28"/>
        </w:rPr>
      </w:pPr>
      <w:r w:rsidRPr="00DB0046">
        <w:rPr>
          <w:sz w:val="28"/>
          <w:szCs w:val="28"/>
        </w:rPr>
        <w:t>Con diagnóstico adecuado, la mayoría de los pacientes logra recuperar el deseo y mejorar su calidad de vida sexual.</w:t>
      </w:r>
    </w:p>
    <w:p w14:paraId="0D2B71F8" w14:textId="77777777" w:rsidR="00DB0046" w:rsidRPr="00BE6D70" w:rsidRDefault="00DB0046" w:rsidP="00BE6D70">
      <w:pPr>
        <w:rPr>
          <w:sz w:val="28"/>
          <w:szCs w:val="28"/>
        </w:rPr>
      </w:pPr>
    </w:p>
    <w:p w14:paraId="1122F9C0" w14:textId="4BE3A44B" w:rsidR="00DD3329" w:rsidRDefault="00DD3329">
      <w:pPr>
        <w:rPr>
          <w:sz w:val="28"/>
          <w:szCs w:val="28"/>
        </w:rPr>
      </w:pPr>
    </w:p>
    <w:p w14:paraId="0A1CD15A" w14:textId="77777777" w:rsidR="00F60A83" w:rsidRDefault="00F60A83">
      <w:pPr>
        <w:rPr>
          <w:sz w:val="28"/>
          <w:szCs w:val="28"/>
        </w:rPr>
      </w:pPr>
    </w:p>
    <w:p w14:paraId="4185DF5D" w14:textId="23B924A6" w:rsidR="00DB0046" w:rsidRDefault="00F60A83">
      <w:pPr>
        <w:rPr>
          <w:sz w:val="28"/>
          <w:szCs w:val="28"/>
        </w:rPr>
      </w:pPr>
      <w:r w:rsidRPr="00F60A83">
        <w:rPr>
          <w:sz w:val="28"/>
          <w:szCs w:val="28"/>
          <w:highlight w:val="yellow"/>
        </w:rPr>
        <w:t>TITULO</w:t>
      </w:r>
      <w:r>
        <w:rPr>
          <w:sz w:val="28"/>
          <w:szCs w:val="28"/>
        </w:rPr>
        <w:t xml:space="preserve"> </w:t>
      </w:r>
      <w:del w:id="0" w:author="Microsoft Word" w:date="2026-03-04T14:10:00Z" w16du:dateUtc="2026-03-04T17:10:00Z">
        <w:r>
          <w:rPr>
            <w:sz w:val="28"/>
            <w:szCs w:val="28"/>
          </w:rPr>
          <w:delText xml:space="preserve">CHIP SEXUAL </w:delText>
        </w:r>
      </w:del>
    </w:p>
    <w:p w14:paraId="3401B4C5" w14:textId="71C6145A" w:rsidR="003F2A1B" w:rsidRPr="003F2A1B" w:rsidRDefault="003F2A1B" w:rsidP="003F2A1B">
      <w:pPr>
        <w:rPr>
          <w:b/>
          <w:bCs/>
          <w:sz w:val="28"/>
          <w:szCs w:val="28"/>
        </w:rPr>
      </w:pPr>
      <w:r w:rsidRPr="003F2A1B">
        <w:rPr>
          <w:b/>
          <w:bCs/>
          <w:sz w:val="28"/>
          <w:szCs w:val="28"/>
        </w:rPr>
        <w:t xml:space="preserve">Terapia con pellets </w:t>
      </w:r>
      <w:r>
        <w:rPr>
          <w:b/>
          <w:bCs/>
          <w:sz w:val="28"/>
          <w:szCs w:val="28"/>
        </w:rPr>
        <w:t xml:space="preserve">Hormonal </w:t>
      </w:r>
      <w:r w:rsidRPr="003F2A1B">
        <w:rPr>
          <w:b/>
          <w:bCs/>
          <w:sz w:val="28"/>
          <w:szCs w:val="28"/>
        </w:rPr>
        <w:t xml:space="preserve"> testosterona</w:t>
      </w:r>
      <w:r>
        <w:rPr>
          <w:b/>
          <w:bCs/>
          <w:sz w:val="28"/>
          <w:szCs w:val="28"/>
        </w:rPr>
        <w:t xml:space="preserve"> ( CHIP ) </w:t>
      </w:r>
    </w:p>
    <w:p w14:paraId="4080B911" w14:textId="77777777" w:rsidR="003F2A1B" w:rsidRPr="003F2A1B" w:rsidRDefault="003F2A1B" w:rsidP="003F2A1B">
      <w:pPr>
        <w:rPr>
          <w:sz w:val="28"/>
          <w:szCs w:val="28"/>
        </w:rPr>
      </w:pPr>
      <w:r w:rsidRPr="003F2A1B">
        <w:rPr>
          <w:sz w:val="28"/>
          <w:szCs w:val="28"/>
        </w:rPr>
        <w:t>El implante hormonal masculino es un tratamiento médico que permite administrar testosterona de forma sostenida y controlada mediante pequeños pellets colocados debajo de la piel.</w:t>
      </w:r>
    </w:p>
    <w:p w14:paraId="2548904D" w14:textId="6F71D1CA" w:rsidR="003F2A1B" w:rsidRDefault="003F2A1B" w:rsidP="003F2A1B">
      <w:pPr>
        <w:rPr>
          <w:sz w:val="28"/>
          <w:szCs w:val="28"/>
        </w:rPr>
      </w:pPr>
      <w:r w:rsidRPr="003F2A1B">
        <w:rPr>
          <w:sz w:val="28"/>
          <w:szCs w:val="28"/>
        </w:rPr>
        <w:t xml:space="preserve">Es una opción indicada en hombres con </w:t>
      </w:r>
      <w:r w:rsidRPr="003F2A1B">
        <w:rPr>
          <w:b/>
          <w:bCs/>
          <w:sz w:val="28"/>
          <w:szCs w:val="28"/>
        </w:rPr>
        <w:t>déficit de testosterona (hipogonadismo)</w:t>
      </w:r>
      <w:r w:rsidRPr="003F2A1B">
        <w:rPr>
          <w:sz w:val="28"/>
          <w:szCs w:val="28"/>
        </w:rPr>
        <w:t xml:space="preserve"> confirmado por evaluación clínica y estudios de laboratorio.</w:t>
      </w:r>
    </w:p>
    <w:p w14:paraId="5D2DD161" w14:textId="28A06F3D" w:rsidR="00A50E66" w:rsidRDefault="00A50E66" w:rsidP="003F2A1B">
      <w:pPr>
        <w:rPr>
          <w:sz w:val="28"/>
          <w:szCs w:val="28"/>
        </w:rPr>
      </w:pPr>
      <w:r>
        <w:rPr>
          <w:sz w:val="28"/>
          <w:szCs w:val="28"/>
        </w:rPr>
        <w:t xml:space="preserve">Sub pagina </w:t>
      </w:r>
    </w:p>
    <w:p w14:paraId="406E02BB" w14:textId="77777777" w:rsidR="00A50E66" w:rsidRPr="00A50E66" w:rsidRDefault="00A50E66" w:rsidP="00A50E66">
      <w:pPr>
        <w:rPr>
          <w:b/>
          <w:bCs/>
          <w:sz w:val="28"/>
          <w:szCs w:val="28"/>
        </w:rPr>
      </w:pPr>
      <w:r w:rsidRPr="00A50E66">
        <w:rPr>
          <w:b/>
          <w:bCs/>
          <w:sz w:val="28"/>
          <w:szCs w:val="28"/>
        </w:rPr>
        <w:t>¿Cuándo está indicado?</w:t>
      </w:r>
    </w:p>
    <w:p w14:paraId="576B937A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La terapia con pellets puede indicarse en hombres que presentan:</w:t>
      </w:r>
    </w:p>
    <w:p w14:paraId="55059D77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lastRenderedPageBreak/>
        <w:t>Disminución del deseo</w:t>
      </w:r>
    </w:p>
    <w:p w14:paraId="5376B885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Fatiga persistente</w:t>
      </w:r>
    </w:p>
    <w:p w14:paraId="0C919B70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Pérdida de energía</w:t>
      </w:r>
    </w:p>
    <w:p w14:paraId="4904D85A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Disminución de masa muscular</w:t>
      </w:r>
    </w:p>
    <w:p w14:paraId="59ECC52B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Aumento de grasa abdominal</w:t>
      </w:r>
    </w:p>
    <w:p w14:paraId="6B54DF9B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Bajo rendimiento físico</w:t>
      </w:r>
    </w:p>
    <w:p w14:paraId="3213271C" w14:textId="77777777" w:rsidR="00A50E66" w:rsidRPr="00A50E66" w:rsidRDefault="00A50E66" w:rsidP="00A50E66">
      <w:pPr>
        <w:numPr>
          <w:ilvl w:val="0"/>
          <w:numId w:val="13"/>
        </w:numPr>
        <w:rPr>
          <w:sz w:val="28"/>
          <w:szCs w:val="28"/>
        </w:rPr>
      </w:pPr>
      <w:r w:rsidRPr="00A50E66">
        <w:rPr>
          <w:sz w:val="28"/>
          <w:szCs w:val="28"/>
        </w:rPr>
        <w:t>Cambios en el estado de ánimo</w:t>
      </w:r>
    </w:p>
    <w:p w14:paraId="23D022EF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Siempre requiere diagnóstico médico y análisis hormonales previos.</w:t>
      </w:r>
    </w:p>
    <w:p w14:paraId="02D8E26D" w14:textId="77777777" w:rsidR="00A50E66" w:rsidRPr="00A50E66" w:rsidRDefault="00000000" w:rsidP="00A50E66">
      <w:pPr>
        <w:rPr>
          <w:sz w:val="28"/>
          <w:szCs w:val="28"/>
        </w:rPr>
      </w:pPr>
      <w:r>
        <w:rPr>
          <w:sz w:val="28"/>
          <w:szCs w:val="28"/>
        </w:rPr>
        <w:pict w14:anchorId="28BCE5B8">
          <v:rect id="_x0000_i1031" style="width:0;height:1.5pt" o:hralign="center" o:hrstd="t" o:hr="t" fillcolor="#a0a0a0" stroked="f"/>
        </w:pict>
      </w:r>
    </w:p>
    <w:p w14:paraId="55731A88" w14:textId="77777777" w:rsidR="00A50E66" w:rsidRPr="00A50E66" w:rsidRDefault="00A50E66" w:rsidP="00A50E66">
      <w:pPr>
        <w:rPr>
          <w:b/>
          <w:bCs/>
          <w:sz w:val="28"/>
          <w:szCs w:val="28"/>
        </w:rPr>
      </w:pPr>
      <w:r w:rsidRPr="00A50E66">
        <w:rPr>
          <w:b/>
          <w:bCs/>
          <w:sz w:val="28"/>
          <w:szCs w:val="28"/>
        </w:rPr>
        <w:t>¿Cómo funciona el implante hormonal?</w:t>
      </w:r>
    </w:p>
    <w:p w14:paraId="3BCDB052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Los pellets liberan testosterona de manera progresiva durante varios meses, manteniendo niveles más estables que otras formas de administración.</w:t>
      </w:r>
    </w:p>
    <w:p w14:paraId="5CF20D42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Esto permite:</w:t>
      </w:r>
    </w:p>
    <w:p w14:paraId="4CF38427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rFonts w:ascii="Segoe UI Symbol" w:hAnsi="Segoe UI Symbol" w:cs="Segoe UI Symbol"/>
          <w:sz w:val="28"/>
          <w:szCs w:val="28"/>
        </w:rPr>
        <w:t>✔</w:t>
      </w:r>
      <w:r w:rsidRPr="00A50E66">
        <w:rPr>
          <w:sz w:val="28"/>
          <w:szCs w:val="28"/>
        </w:rPr>
        <w:t xml:space="preserve"> Mejorar la energía</w:t>
      </w:r>
      <w:r w:rsidRPr="00A50E66">
        <w:rPr>
          <w:sz w:val="28"/>
          <w:szCs w:val="28"/>
        </w:rPr>
        <w:br/>
      </w:r>
      <w:r w:rsidRPr="00A50E66">
        <w:rPr>
          <w:rFonts w:ascii="Segoe UI Symbol" w:hAnsi="Segoe UI Symbol" w:cs="Segoe UI Symbol"/>
          <w:sz w:val="28"/>
          <w:szCs w:val="28"/>
        </w:rPr>
        <w:t>✔</w:t>
      </w:r>
      <w:r w:rsidRPr="00A50E66">
        <w:rPr>
          <w:sz w:val="28"/>
          <w:szCs w:val="28"/>
        </w:rPr>
        <w:t xml:space="preserve"> Recuperar el deseo</w:t>
      </w:r>
      <w:r w:rsidRPr="00A50E66">
        <w:rPr>
          <w:sz w:val="28"/>
          <w:szCs w:val="28"/>
        </w:rPr>
        <w:br/>
      </w:r>
      <w:r w:rsidRPr="00A50E66">
        <w:rPr>
          <w:rFonts w:ascii="Segoe UI Symbol" w:hAnsi="Segoe UI Symbol" w:cs="Segoe UI Symbol"/>
          <w:sz w:val="28"/>
          <w:szCs w:val="28"/>
        </w:rPr>
        <w:t>✔</w:t>
      </w:r>
      <w:r w:rsidRPr="00A50E66">
        <w:rPr>
          <w:sz w:val="28"/>
          <w:szCs w:val="28"/>
        </w:rPr>
        <w:t xml:space="preserve"> Optimizar la composición corporal</w:t>
      </w:r>
      <w:r w:rsidRPr="00A50E66">
        <w:rPr>
          <w:sz w:val="28"/>
          <w:szCs w:val="28"/>
        </w:rPr>
        <w:br/>
      </w:r>
      <w:r w:rsidRPr="00A50E66">
        <w:rPr>
          <w:rFonts w:ascii="Segoe UI Symbol" w:hAnsi="Segoe UI Symbol" w:cs="Segoe UI Symbol"/>
          <w:sz w:val="28"/>
          <w:szCs w:val="28"/>
        </w:rPr>
        <w:t>✔</w:t>
      </w:r>
      <w:r w:rsidRPr="00A50E66">
        <w:rPr>
          <w:sz w:val="28"/>
          <w:szCs w:val="28"/>
        </w:rPr>
        <w:t xml:space="preserve"> Mejorar el rendimiento f</w:t>
      </w:r>
      <w:r w:rsidRPr="00A50E66">
        <w:rPr>
          <w:rFonts w:ascii="Aptos" w:hAnsi="Aptos" w:cs="Aptos"/>
          <w:sz w:val="28"/>
          <w:szCs w:val="28"/>
        </w:rPr>
        <w:t>í</w:t>
      </w:r>
      <w:r w:rsidRPr="00A50E66">
        <w:rPr>
          <w:sz w:val="28"/>
          <w:szCs w:val="28"/>
        </w:rPr>
        <w:t>sico</w:t>
      </w:r>
      <w:r w:rsidRPr="00A50E66">
        <w:rPr>
          <w:sz w:val="28"/>
          <w:szCs w:val="28"/>
        </w:rPr>
        <w:br/>
      </w:r>
      <w:r w:rsidRPr="00A50E66">
        <w:rPr>
          <w:rFonts w:ascii="Segoe UI Symbol" w:hAnsi="Segoe UI Symbol" w:cs="Segoe UI Symbol"/>
          <w:sz w:val="28"/>
          <w:szCs w:val="28"/>
        </w:rPr>
        <w:t>✔</w:t>
      </w:r>
      <w:r w:rsidRPr="00A50E66">
        <w:rPr>
          <w:sz w:val="28"/>
          <w:szCs w:val="28"/>
        </w:rPr>
        <w:t xml:space="preserve"> Aumentar la sensaci</w:t>
      </w:r>
      <w:r w:rsidRPr="00A50E66">
        <w:rPr>
          <w:rFonts w:ascii="Aptos" w:hAnsi="Aptos" w:cs="Aptos"/>
          <w:sz w:val="28"/>
          <w:szCs w:val="28"/>
        </w:rPr>
        <w:t>ó</w:t>
      </w:r>
      <w:r w:rsidRPr="00A50E66">
        <w:rPr>
          <w:sz w:val="28"/>
          <w:szCs w:val="28"/>
        </w:rPr>
        <w:t>n de vitalidad</w:t>
      </w:r>
    </w:p>
    <w:p w14:paraId="3521AA94" w14:textId="77777777" w:rsidR="00A50E66" w:rsidRPr="00A50E66" w:rsidRDefault="00000000" w:rsidP="00A50E66">
      <w:pPr>
        <w:rPr>
          <w:sz w:val="28"/>
          <w:szCs w:val="28"/>
        </w:rPr>
      </w:pPr>
      <w:r>
        <w:rPr>
          <w:sz w:val="28"/>
          <w:szCs w:val="28"/>
        </w:rPr>
        <w:pict w14:anchorId="71C57D8A">
          <v:rect id="_x0000_i1032" style="width:0;height:1.5pt" o:hralign="center" o:hrstd="t" o:hr="t" fillcolor="#a0a0a0" stroked="f"/>
        </w:pict>
      </w:r>
    </w:p>
    <w:p w14:paraId="6799C482" w14:textId="77777777" w:rsidR="00A50E66" w:rsidRPr="00A50E66" w:rsidRDefault="00A50E66" w:rsidP="00A50E66">
      <w:pPr>
        <w:rPr>
          <w:b/>
          <w:bCs/>
          <w:sz w:val="28"/>
          <w:szCs w:val="28"/>
        </w:rPr>
      </w:pPr>
      <w:r w:rsidRPr="00A50E66">
        <w:rPr>
          <w:b/>
          <w:bCs/>
          <w:sz w:val="28"/>
          <w:szCs w:val="28"/>
        </w:rPr>
        <w:t>¿Cómo es el procedimiento?</w:t>
      </w:r>
    </w:p>
    <w:p w14:paraId="111499C7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El procedimiento es ambulatorio y se realiza en consultorio:</w:t>
      </w:r>
    </w:p>
    <w:p w14:paraId="5E5C2602" w14:textId="77777777" w:rsidR="00A50E66" w:rsidRPr="00A50E66" w:rsidRDefault="00A50E66" w:rsidP="00A50E66">
      <w:pPr>
        <w:numPr>
          <w:ilvl w:val="0"/>
          <w:numId w:val="14"/>
        </w:numPr>
        <w:rPr>
          <w:sz w:val="28"/>
          <w:szCs w:val="28"/>
        </w:rPr>
      </w:pPr>
      <w:r w:rsidRPr="00A50E66">
        <w:rPr>
          <w:sz w:val="28"/>
          <w:szCs w:val="28"/>
        </w:rPr>
        <w:t>Dura aproximadamente 15–20 minutos</w:t>
      </w:r>
    </w:p>
    <w:p w14:paraId="102AF5D8" w14:textId="77777777" w:rsidR="00A50E66" w:rsidRPr="00A50E66" w:rsidRDefault="00A50E66" w:rsidP="00A50E66">
      <w:pPr>
        <w:numPr>
          <w:ilvl w:val="0"/>
          <w:numId w:val="14"/>
        </w:numPr>
        <w:rPr>
          <w:sz w:val="28"/>
          <w:szCs w:val="28"/>
        </w:rPr>
      </w:pPr>
      <w:r w:rsidRPr="00A50E66">
        <w:rPr>
          <w:sz w:val="28"/>
          <w:szCs w:val="28"/>
        </w:rPr>
        <w:t>Se aplica anestesia local</w:t>
      </w:r>
    </w:p>
    <w:p w14:paraId="5B260E26" w14:textId="77777777" w:rsidR="00A50E66" w:rsidRPr="00A50E66" w:rsidRDefault="00A50E66" w:rsidP="00A50E66">
      <w:pPr>
        <w:numPr>
          <w:ilvl w:val="0"/>
          <w:numId w:val="14"/>
        </w:numPr>
        <w:rPr>
          <w:sz w:val="28"/>
          <w:szCs w:val="28"/>
        </w:rPr>
      </w:pPr>
      <w:r w:rsidRPr="00A50E66">
        <w:rPr>
          <w:sz w:val="28"/>
          <w:szCs w:val="28"/>
        </w:rPr>
        <w:t>Se coloca el pellet en la región glútea mediante una pequeña incisión</w:t>
      </w:r>
    </w:p>
    <w:p w14:paraId="5DF9A7DC" w14:textId="77777777" w:rsidR="00A50E66" w:rsidRPr="00A50E66" w:rsidRDefault="00A50E66" w:rsidP="00A50E66">
      <w:pPr>
        <w:numPr>
          <w:ilvl w:val="0"/>
          <w:numId w:val="14"/>
        </w:numPr>
        <w:rPr>
          <w:sz w:val="28"/>
          <w:szCs w:val="28"/>
        </w:rPr>
      </w:pPr>
      <w:r w:rsidRPr="00A50E66">
        <w:rPr>
          <w:sz w:val="28"/>
          <w:szCs w:val="28"/>
        </w:rPr>
        <w:t>No requiere internación</w:t>
      </w:r>
    </w:p>
    <w:p w14:paraId="4DA99DE1" w14:textId="77777777" w:rsidR="00A50E66" w:rsidRPr="00A50E66" w:rsidRDefault="00A50E66" w:rsidP="00A50E66">
      <w:pPr>
        <w:rPr>
          <w:sz w:val="28"/>
          <w:szCs w:val="28"/>
        </w:rPr>
      </w:pPr>
      <w:r w:rsidRPr="00A50E66">
        <w:rPr>
          <w:sz w:val="28"/>
          <w:szCs w:val="28"/>
        </w:rPr>
        <w:t>El paciente retoma sus actividades habituales el mismo día.</w:t>
      </w:r>
    </w:p>
    <w:p w14:paraId="5A3E917F" w14:textId="77777777" w:rsidR="00A50E66" w:rsidRPr="003F2A1B" w:rsidRDefault="00A50E66" w:rsidP="003F2A1B">
      <w:pPr>
        <w:rPr>
          <w:sz w:val="28"/>
          <w:szCs w:val="28"/>
        </w:rPr>
      </w:pPr>
    </w:p>
    <w:p w14:paraId="7C92B36E" w14:textId="12D99DC2" w:rsidR="00F60A83" w:rsidRPr="00DD3329" w:rsidRDefault="00F60A83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F60A83">
        <w:rPr>
          <w:sz w:val="28"/>
          <w:szCs w:val="28"/>
          <w:highlight w:val="yellow"/>
        </w:rPr>
        <w:t>TITULO</w:t>
      </w:r>
      <w:r>
        <w:rPr>
          <w:sz w:val="28"/>
          <w:szCs w:val="28"/>
        </w:rPr>
        <w:t xml:space="preserve"> UROLOGIA  EN EL HOMBRE </w:t>
      </w:r>
    </w:p>
    <w:sectPr w:rsidR="00F60A83" w:rsidRPr="00DD3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9DC"/>
    <w:multiLevelType w:val="multilevel"/>
    <w:tmpl w:val="514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4AC"/>
    <w:multiLevelType w:val="multilevel"/>
    <w:tmpl w:val="986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94CF8"/>
    <w:multiLevelType w:val="multilevel"/>
    <w:tmpl w:val="29A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61BEB"/>
    <w:multiLevelType w:val="multilevel"/>
    <w:tmpl w:val="92D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5E0F"/>
    <w:multiLevelType w:val="multilevel"/>
    <w:tmpl w:val="811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177AF"/>
    <w:multiLevelType w:val="multilevel"/>
    <w:tmpl w:val="C906933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2457C"/>
    <w:multiLevelType w:val="multilevel"/>
    <w:tmpl w:val="D936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C32EE"/>
    <w:multiLevelType w:val="multilevel"/>
    <w:tmpl w:val="244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22AEE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76C7923"/>
    <w:multiLevelType w:val="multilevel"/>
    <w:tmpl w:val="308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E34C8"/>
    <w:multiLevelType w:val="multilevel"/>
    <w:tmpl w:val="107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E3552"/>
    <w:multiLevelType w:val="multilevel"/>
    <w:tmpl w:val="69FE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45953"/>
    <w:multiLevelType w:val="multilevel"/>
    <w:tmpl w:val="2F7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15615"/>
    <w:multiLevelType w:val="multilevel"/>
    <w:tmpl w:val="594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692">
    <w:abstractNumId w:val="10"/>
  </w:num>
  <w:num w:numId="2" w16cid:durableId="1225726599">
    <w:abstractNumId w:val="0"/>
  </w:num>
  <w:num w:numId="3" w16cid:durableId="1406535609">
    <w:abstractNumId w:val="11"/>
  </w:num>
  <w:num w:numId="4" w16cid:durableId="39281583">
    <w:abstractNumId w:val="13"/>
  </w:num>
  <w:num w:numId="5" w16cid:durableId="1427925885">
    <w:abstractNumId w:val="5"/>
  </w:num>
  <w:num w:numId="6" w16cid:durableId="1639988430">
    <w:abstractNumId w:val="8"/>
  </w:num>
  <w:num w:numId="7" w16cid:durableId="369770313">
    <w:abstractNumId w:val="9"/>
  </w:num>
  <w:num w:numId="8" w16cid:durableId="326636662">
    <w:abstractNumId w:val="1"/>
  </w:num>
  <w:num w:numId="9" w16cid:durableId="1108623530">
    <w:abstractNumId w:val="4"/>
  </w:num>
  <w:num w:numId="10" w16cid:durableId="194007010">
    <w:abstractNumId w:val="3"/>
  </w:num>
  <w:num w:numId="11" w16cid:durableId="1377193536">
    <w:abstractNumId w:val="7"/>
  </w:num>
  <w:num w:numId="12" w16cid:durableId="920717311">
    <w:abstractNumId w:val="2"/>
  </w:num>
  <w:num w:numId="13" w16cid:durableId="446579942">
    <w:abstractNumId w:val="6"/>
  </w:num>
  <w:num w:numId="14" w16cid:durableId="1554927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89"/>
    <w:rsid w:val="00015F5B"/>
    <w:rsid w:val="00021D11"/>
    <w:rsid w:val="0005540E"/>
    <w:rsid w:val="001342DD"/>
    <w:rsid w:val="001B3CE2"/>
    <w:rsid w:val="001E67D9"/>
    <w:rsid w:val="00216ED8"/>
    <w:rsid w:val="00234D1B"/>
    <w:rsid w:val="002379CE"/>
    <w:rsid w:val="00276200"/>
    <w:rsid w:val="00317429"/>
    <w:rsid w:val="00337764"/>
    <w:rsid w:val="00342B07"/>
    <w:rsid w:val="00364662"/>
    <w:rsid w:val="00365E88"/>
    <w:rsid w:val="0038175E"/>
    <w:rsid w:val="003C1ACA"/>
    <w:rsid w:val="003F2A1B"/>
    <w:rsid w:val="003F407B"/>
    <w:rsid w:val="005B4917"/>
    <w:rsid w:val="00687BFD"/>
    <w:rsid w:val="00690852"/>
    <w:rsid w:val="006A38E0"/>
    <w:rsid w:val="007009A2"/>
    <w:rsid w:val="007071C3"/>
    <w:rsid w:val="007339A6"/>
    <w:rsid w:val="0077395C"/>
    <w:rsid w:val="00795F15"/>
    <w:rsid w:val="007B2053"/>
    <w:rsid w:val="008A7142"/>
    <w:rsid w:val="008E4ABD"/>
    <w:rsid w:val="008F67E1"/>
    <w:rsid w:val="009128EC"/>
    <w:rsid w:val="00A50E66"/>
    <w:rsid w:val="00A56644"/>
    <w:rsid w:val="00A94589"/>
    <w:rsid w:val="00B7468A"/>
    <w:rsid w:val="00B960EE"/>
    <w:rsid w:val="00BE6D70"/>
    <w:rsid w:val="00C5106E"/>
    <w:rsid w:val="00D61B33"/>
    <w:rsid w:val="00D868F4"/>
    <w:rsid w:val="00DB0046"/>
    <w:rsid w:val="00DD3329"/>
    <w:rsid w:val="00DF44C6"/>
    <w:rsid w:val="00EB2FC7"/>
    <w:rsid w:val="00ED5D40"/>
    <w:rsid w:val="00F31FDC"/>
    <w:rsid w:val="00F60A83"/>
    <w:rsid w:val="00F74DF8"/>
    <w:rsid w:val="00FA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9141"/>
  <w15:chartTrackingRefBased/>
  <w15:docId w15:val="{3E081B13-C692-46C9-AFA8-A3076809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6125</TotalTime>
  <Pages>7</Pages>
  <Words>907</Words>
  <Characters>5240</Characters>
  <Application>Microsoft Office Word</Application>
  <DocSecurity>0</DocSecurity>
  <Lines>180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Mateu</dc:creator>
  <cp:keywords/>
  <dc:description/>
  <cp:lastModifiedBy>Leandro Mateu</cp:lastModifiedBy>
  <cp:revision>32</cp:revision>
  <dcterms:created xsi:type="dcterms:W3CDTF">2026-02-24T17:32:00Z</dcterms:created>
  <dcterms:modified xsi:type="dcterms:W3CDTF">2026-03-04T17:10:00Z</dcterms:modified>
</cp:coreProperties>
</file>